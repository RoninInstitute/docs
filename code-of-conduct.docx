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ns w:author="Alex Lancaster" w:id="1" w:date="2025-04-13T19:27:57Z"/>
        </w:rPr>
      </w:pPr>
      <w:r w:rsidDel="00000000" w:rsidR="00000000" w:rsidRPr="00000000">
        <w:rPr>
          <w:rtl w:val="0"/>
        </w:rPr>
        <w:t xml:space="preserve">Ronin Institute</w:t>
      </w:r>
      <w:ins w:author="Alex Lancaster" w:id="0" w:date="2025-04-13T20:01:54Z">
        <w:r w:rsidDel="00000000" w:rsidR="00000000" w:rsidRPr="00000000">
          <w:rPr>
            <w:rtl w:val="0"/>
          </w:rPr>
          <w:t xml:space="preserve"> for Independent Scholarship 2.0 (RIIS)</w:t>
        </w:r>
      </w:ins>
      <w:r w:rsidDel="00000000" w:rsidR="00000000" w:rsidRPr="00000000">
        <w:rPr>
          <w:rtl w:val="0"/>
        </w:rPr>
        <w:t xml:space="preserve"> Code of Conduct</w:t>
      </w:r>
      <w:ins w:author="Alex Lancaster" w:id="1" w:date="2025-04-13T19:27:57Z">
        <w:bookmarkStart w:colFirst="0" w:colLast="0" w:name="_frpw7d549unn" w:id="0"/>
        <w:bookmarkEnd w:id="0"/>
        <w:r w:rsidDel="00000000" w:rsidR="00000000" w:rsidRPr="00000000">
          <w:rPr>
            <w:rtl w:val="0"/>
          </w:rPr>
        </w:r>
      </w:ins>
    </w:p>
    <w:p w:rsidR="00000000" w:rsidDel="00000000" w:rsidP="00000000" w:rsidRDefault="00000000" w:rsidRPr="00000000" w14:paraId="00000002">
      <w:pPr>
        <w:jc w:val="center"/>
        <w:rPr/>
      </w:pPr>
      <w:ins w:author="Alex Lancaster" w:id="1" w:date="2025-04-13T19:27:57Z">
        <w:r w:rsidDel="00000000" w:rsidR="00000000" w:rsidRPr="00000000">
          <w:rPr>
            <w:rtl w:val="0"/>
          </w:rPr>
          <w:t xml:space="preserve">Updated: April 2025</w:t>
        </w:r>
      </w:ins>
      <w:r w:rsidDel="00000000" w:rsidR="00000000" w:rsidRPr="00000000">
        <w:rPr>
          <w:rtl w:val="0"/>
        </w:rPr>
      </w:r>
    </w:p>
    <w:p w:rsidR="00000000" w:rsidDel="00000000" w:rsidP="00000000" w:rsidRDefault="00000000" w:rsidRPr="00000000" w14:paraId="00000003">
      <w:pPr>
        <w:jc w:val="center"/>
        <w:rPr/>
        <w:pPrChange w:author="Alex Lancaster" w:id="0" w:date="2025-04-13T19:27:57Z">
          <w:pPr>
            <w:pStyle w:val="Title"/>
          </w:pPr>
        </w:pPrChange>
      </w:pPr>
      <w:bookmarkStart w:colFirst="0" w:colLast="0" w:name="_frpw7d549unn" w:id="0"/>
      <w:bookmarkEnd w:id="0"/>
      <w:r w:rsidDel="00000000" w:rsidR="00000000" w:rsidRPr="00000000">
        <w:rPr>
          <w:rtl w:val="0"/>
        </w:rPr>
        <w:t xml:space="preserve">Status: Draft</w:t>
      </w: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vertAlign w:val="baseline"/>
        </w:rPr>
      </w:pPr>
      <w:bookmarkStart w:colFirst="0" w:colLast="0" w:name="_dlahty6rwp88" w:id="1"/>
      <w:bookmarkEnd w:id="1"/>
      <w:r w:rsidDel="00000000" w:rsidR="00000000" w:rsidRPr="00000000">
        <w:rPr>
          <w:rtl w:val="0"/>
        </w:rPr>
        <w:t xml:space="preserve">Executive Summary</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05">
      <w:pPr>
        <w:pStyle w:val="Heading2"/>
        <w:rPr>
          <w:rFonts w:ascii="Times New Roman" w:cs="Times New Roman" w:eastAsia="Times New Roman" w:hAnsi="Times New Roman"/>
          <w:sz w:val="24"/>
          <w:szCs w:val="24"/>
          <w:vertAlign w:val="baseline"/>
        </w:rPr>
      </w:pPr>
      <w:bookmarkStart w:colFirst="0" w:colLast="0" w:name="_2ope2seghatq" w:id="2"/>
      <w:bookmarkEnd w:id="2"/>
      <w:r w:rsidDel="00000000" w:rsidR="00000000" w:rsidRPr="00000000">
        <w:rPr>
          <w:rtl w:val="0"/>
        </w:rPr>
        <w:t xml:space="preserve">Purpose</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99169921875" w:line="272.61817932128906" w:lineRule="auto"/>
        <w:ind w:left="13.9599609375" w:right="125.704345703125" w:firstLine="12.100067138671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Code of Conduct provides guidelines for how</w:t>
      </w:r>
      <w:ins w:author="Alex Lancaster" w:id="3" w:date="2025-04-13T19:45:39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all affiliates of the</w:t>
        </w:r>
      </w:ins>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ins w:author="Alex Lancaster" w:id="4" w:date="2025-04-13T19:39:25Z">
        <w:commentRangeStart w:id="0"/>
        <w:commentRangeStart w:id="1"/>
        <w:commentRangeStart w:id="2"/>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Ronin Institute for Independent Scholarship 2.0 (RIIS), including Council Members, Fellows and Associates, and staff</w:t>
        </w:r>
      </w:ins>
      <w:del w:author="Alex Lancaster" w:id="4" w:date="2025-04-13T19:39:25Z">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 Research Scholars</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are expected to behave when interacting with other </w:t>
      </w:r>
      <w:ins w:author="Alex Lancaster" w:id="5" w:date="2025-04-13T19:40:5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 affiliates</w:t>
        </w:r>
      </w:ins>
      <w:del w:author="Alex Lancaster" w:id="5" w:date="2025-04-13T19:40:5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Research Scholars</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as well as at any time that we are affiliated</w:t>
      </w:r>
      <w:r w:rsidDel="00000000" w:rsidR="00000000" w:rsidRPr="00000000">
        <w:rPr>
          <w:rFonts w:ascii="Times New Roman" w:cs="Times New Roman" w:eastAsia="Times New Roman" w:hAnsi="Times New Roman"/>
          <w:sz w:val="24"/>
          <w:szCs w:val="24"/>
          <w:rtl w:val="0"/>
        </w:rPr>
        <w:t xml:space="preserve"> with</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funded by, or representing the </w:t>
      </w:r>
      <w:ins w:author="Alex Lancaster" w:id="6" w:date="2025-04-13T19:42:06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 2.0</w:t>
        </w:r>
      </w:ins>
      <w:del w:author="Alex Lancaster" w:id="6" w:date="2025-04-13T19:42:06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007">
      <w:pPr>
        <w:pStyle w:val="Heading2"/>
        <w:widowControl w:val="0"/>
        <w:spacing w:before="213.360595703125" w:line="275.6472873687744" w:lineRule="auto"/>
        <w:ind w:left="10" w:right="24.599609375" w:hanging="2.859954833984375"/>
        <w:rPr>
          <w:rFonts w:ascii="Times New Roman" w:cs="Times New Roman" w:eastAsia="Times New Roman" w:hAnsi="Times New Roman"/>
          <w:sz w:val="24"/>
          <w:szCs w:val="24"/>
          <w:vertAlign w:val="baseline"/>
        </w:rPr>
      </w:pPr>
      <w:bookmarkStart w:colFirst="0" w:colLast="0" w:name="_cg5zsild6ux2" w:id="3"/>
      <w:bookmarkEnd w:id="3"/>
      <w:r w:rsidDel="00000000" w:rsidR="00000000" w:rsidRPr="00000000">
        <w:rPr>
          <w:rFonts w:ascii="Times New Roman" w:cs="Times New Roman" w:eastAsia="Times New Roman" w:hAnsi="Times New Roman"/>
          <w:sz w:val="24"/>
          <w:szCs w:val="24"/>
          <w:u w:val="single"/>
          <w:vertAlign w:val="baseline"/>
          <w:rtl w:val="0"/>
        </w:rPr>
        <w:t xml:space="preserve">Act in good faith</w:t>
      </w:r>
      <w:r w:rsidDel="00000000" w:rsidR="00000000" w:rsidRPr="00000000">
        <w:rPr>
          <w:rFonts w:ascii="Times New Roman" w:cs="Times New Roman" w:eastAsia="Times New Roman" w:hAnsi="Times New Roman"/>
          <w:sz w:val="24"/>
          <w:szCs w:val="24"/>
          <w:u w:val="single"/>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75.6472873687744" w:lineRule="auto"/>
        <w:ind w:left="10" w:right="24.599609375" w:hanging="2.859954833984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core values of </w:t>
      </w:r>
      <w:ins w:author="Alex Lancaster" w:id="7" w:date="2025-04-13T20:08:2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RISS</w:t>
        </w:r>
      </w:ins>
      <w:del w:author="Alex Lancaster" w:id="7" w:date="2025-04-13T20:08:2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are Truth and Empathy, and these two values guide our Code of Conduct. Scholars should come prepared to engage with each other in good faith, which means presenting our thoughts and ideas honestly and clearly and listening to others with an open mind. </w:t>
      </w:r>
    </w:p>
    <w:p w:rsidR="00000000" w:rsidDel="00000000" w:rsidP="00000000" w:rsidRDefault="00000000" w:rsidRPr="00000000" w14:paraId="00000009">
      <w:pPr>
        <w:pStyle w:val="Heading2"/>
        <w:widowControl w:val="0"/>
        <w:spacing w:before="210.58349609375" w:line="274.8900032043457" w:lineRule="auto"/>
        <w:ind w:left="17.480010986328125" w:right="623.7860107421875" w:firstLine="8.58001708984375"/>
        <w:rPr>
          <w:vertAlign w:val="baseline"/>
        </w:rPr>
      </w:pPr>
      <w:bookmarkStart w:colFirst="0" w:colLast="0" w:name="_qfh05ztq3dpk" w:id="4"/>
      <w:bookmarkEnd w:id="4"/>
      <w:r w:rsidDel="00000000" w:rsidR="00000000" w:rsidRPr="00000000">
        <w:rPr>
          <w:b w:val="1"/>
          <w:u w:val="single"/>
          <w:vertAlign w:val="baseline"/>
          <w:rtl w:val="0"/>
        </w:rPr>
        <w:t xml:space="preserve">Expectations</w:t>
      </w:r>
      <w:r w:rsidDel="00000000" w:rsidR="00000000" w:rsidRPr="00000000">
        <w:rP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8349609375" w:line="274.8900032043457" w:lineRule="auto"/>
        <w:ind w:left="17.480010986328125" w:right="623.7860107421875" w:firstLine="8.58001708984375"/>
        <w:jc w:val="left"/>
        <w:rPr>
          <w:rFonts w:ascii="Times New Roman" w:cs="Times New Roman" w:eastAsia="Times New Roman" w:hAnsi="Times New Roman"/>
          <w:i w:val="0"/>
          <w:smallCaps w:val="0"/>
          <w:strike w:val="0"/>
          <w:sz w:val="24"/>
          <w:szCs w:val="24"/>
          <w:u w:val="none"/>
          <w:shd w:fill="auto" w:val="clear"/>
          <w:vertAlign w:val="baseline"/>
        </w:rPr>
      </w:pPr>
      <w:del w:author="Alex Lancaster" w:id="8" w:date="2025-04-13T19:42:1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8" w:date="2025-04-13T19:42:1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8" w:date="2025-04-13T19:42:1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is dedicated to providing a safe and harassment-free experience for </w:t>
      </w: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everyone.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Harassment is defined as unwelcome conduct that deprives another individual of the opportunities and peaceful enjoyment they may take from participating in the community or an activity.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Specifically, we seek to (see the main document for definitions):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 Kind </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 Open-minded </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Practice Micro-equity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 Responsible </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 Proactive</w:t>
            </w:r>
          </w:p>
        </w:tc>
      </w:tr>
    </w:tbl>
    <w:p w:rsidR="00000000" w:rsidDel="00000000" w:rsidP="00000000" w:rsidRDefault="00000000" w:rsidRPr="00000000" w14:paraId="00000010">
      <w:pPr>
        <w:pStyle w:val="Heading2"/>
        <w:widowControl w:val="0"/>
        <w:spacing w:line="272.61817932128906" w:lineRule="auto"/>
        <w:ind w:left="0" w:right="179.30908203125" w:firstLine="0"/>
        <w:rPr>
          <w:vertAlign w:val="baseline"/>
        </w:rPr>
      </w:pPr>
      <w:bookmarkStart w:colFirst="0" w:colLast="0" w:name="_fh019twhl61c" w:id="5"/>
      <w:bookmarkEnd w:id="5"/>
      <w:r w:rsidDel="00000000" w:rsidR="00000000" w:rsidRPr="00000000">
        <w:rPr>
          <w:b w:val="1"/>
          <w:u w:val="single"/>
          <w:vertAlign w:val="baseline"/>
          <w:rtl w:val="0"/>
        </w:rPr>
        <w:t xml:space="preserve">Discuss concerns</w:t>
      </w:r>
      <w:r w:rsidDel="00000000" w:rsidR="00000000" w:rsidRPr="00000000">
        <w:rP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0.659942626953125" w:right="179.30908203125" w:firstLine="15.1800537109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For any concern at all (no matter how small!), you may reach out to one of the individuals on the Contact list to talk, reflect, discuss, or seek help. Any conflicts of interest will be managed to ensure that your concern is addressed fairly. </w:t>
      </w:r>
      <w:del w:author="Alex Lancaster" w:id="9" w:date="2025-04-13T19:42:14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9" w:date="2025-04-13T19:42:14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9" w:date="2025-04-13T19:42:14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does not tolerate retaliation against or the victimization of any </w:t>
      </w:r>
      <w:ins w:author="Alex Lancaster" w:id="10" w:date="2025-04-13T19:42:5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Fellow or Associate</w:t>
        </w:r>
      </w:ins>
      <w:del w:author="Alex Lancaster" w:id="10" w:date="2025-04-13T19:42:5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Research Scholar</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who raises concerns or questions regarding a potential violation of the Code of Conduct. </w:t>
      </w:r>
    </w:p>
    <w:p w:rsidR="00000000" w:rsidDel="00000000" w:rsidP="00000000" w:rsidRDefault="00000000" w:rsidRPr="00000000" w14:paraId="00000012">
      <w:pPr>
        <w:pStyle w:val="Heading2"/>
        <w:widowControl w:val="0"/>
        <w:spacing w:before="213.3599853515625" w:line="277.16182708740234" w:lineRule="auto"/>
        <w:ind w:left="11.97998046875" w:right="267.84423828125" w:firstLine="8.3599853515625"/>
        <w:rPr>
          <w:vertAlign w:val="baseline"/>
        </w:rPr>
      </w:pPr>
      <w:bookmarkStart w:colFirst="0" w:colLast="0" w:name="_930t8c1f8xd7" w:id="6"/>
      <w:bookmarkEnd w:id="6"/>
      <w:r w:rsidDel="00000000" w:rsidR="00000000" w:rsidRPr="00000000">
        <w:rPr>
          <w:b w:val="1"/>
          <w:u w:val="single"/>
          <w:vertAlign w:val="baseline"/>
          <w:rtl w:val="0"/>
        </w:rPr>
        <w:t xml:space="preserve">Contacts</w:t>
      </w:r>
      <w:r w:rsidDel="00000000" w:rsidR="00000000" w:rsidRPr="00000000">
        <w:rP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77.16182708740234" w:lineRule="auto"/>
        <w:ind w:left="11.97998046875" w:right="267.84423828125" w:firstLine="8.359985351562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w:t>
      </w:r>
      <w:commentRangeStart w:id="3"/>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contact list is composed of Membership Working Group co-leads and other Working Group co-leads.</w:t>
      </w:r>
      <w:commentRangeEnd w:id="3"/>
      <w:r w:rsidDel="00000000" w:rsidR="00000000" w:rsidRPr="00000000">
        <w:commentReference w:id="3"/>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You are welcome to reach out to any individual on the list whom you feel comfortable talking to. </w:t>
      </w:r>
    </w:p>
    <w:p w:rsidR="00000000" w:rsidDel="00000000" w:rsidP="00000000" w:rsidRDefault="00000000" w:rsidRPr="00000000" w14:paraId="00000014">
      <w:pPr>
        <w:pStyle w:val="Heading2"/>
        <w:widowControl w:val="0"/>
        <w:spacing w:before="209.1949462890625" w:line="277.16182708740234" w:lineRule="auto"/>
        <w:ind w:left="16.820068359375" w:right="255.2685546875" w:firstLine="3.5198974609375"/>
        <w:rPr>
          <w:vertAlign w:val="baseline"/>
        </w:rPr>
      </w:pPr>
      <w:bookmarkStart w:colFirst="0" w:colLast="0" w:name="_n3u6wxe3510r" w:id="7"/>
      <w:bookmarkEnd w:id="7"/>
      <w:commentRangeStart w:id="4"/>
      <w:r w:rsidDel="00000000" w:rsidR="00000000" w:rsidRPr="00000000">
        <w:rPr>
          <w:b w:val="1"/>
          <w:u w:val="single"/>
          <w:vertAlign w:val="baseline"/>
          <w:rtl w:val="0"/>
        </w:rPr>
        <w:t xml:space="preserve">Contribute to this document</w:t>
      </w:r>
      <w:r w:rsidDel="00000000" w:rsidR="00000000" w:rsidRPr="00000000">
        <w:rP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949462890625" w:line="277.16182708740234" w:lineRule="auto"/>
        <w:ind w:left="16.820068359375" w:right="255.2685546875" w:firstLine="3.5198974609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Like all things at </w:t>
      </w:r>
      <w:del w:author="Alex Lancaster" w:id="11" w:date="2025-04-13T19:42:16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11" w:date="2025-04-13T19:42:16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11" w:date="2025-04-13T19:42:16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this Code of Conduct is open to change and improvement. Therefore, all are welcome to reach out with questions and suggestions for changes/additions to this document for incorporation into its next version.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5859375" w:line="272.61817932128906" w:lineRule="auto"/>
        <w:ind w:left="10" w:right="73.477783203125" w:hanging="3.9599609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All </w:t>
      </w:r>
      <w:ins w:author="Alex Lancaster" w:id="12" w:date="2025-04-13T19:42:1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12" w:date="2025-04-13T19:42:1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Fellows and Affiliates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are expected to abide by this Code of Conduct. Our goal is to work together to help ensure a safe environment for everyone. </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As a community, we commit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to enforcing and evolving this code as our Institute grows.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017">
      <w:pPr>
        <w:pStyle w:val="Heading2"/>
        <w:widowControl w:val="0"/>
        <w:spacing w:before="313.360595703125" w:line="240" w:lineRule="auto"/>
        <w:ind w:left="15.059967041015625" w:firstLine="0"/>
        <w:rPr>
          <w:vertAlign w:val="baseline"/>
        </w:rPr>
      </w:pPr>
      <w:bookmarkStart w:colFirst="0" w:colLast="0" w:name="_9hak7k526vyq" w:id="8"/>
      <w:bookmarkEnd w:id="8"/>
      <w:r w:rsidDel="00000000" w:rsidR="00000000" w:rsidRPr="00000000">
        <w:rPr>
          <w:vertAlign w:val="baseline"/>
          <w:rtl w:val="0"/>
        </w:rPr>
        <w:t xml:space="preserve">This Code of Conduct applies 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750.4600524902344" w:right="330.054931640625" w:hanging="361.3200378417969"/>
        <w:jc w:val="left"/>
        <w:rPr>
          <w:rFonts w:ascii="Times New Roman" w:cs="Times New Roman" w:eastAsia="Times New Roman" w:hAnsi="Times New Roman"/>
          <w:i w:val="0"/>
          <w:smallCaps w:val="0"/>
          <w:strike w:val="0"/>
          <w:sz w:val="24"/>
          <w:szCs w:val="24"/>
          <w:u w:val="none"/>
          <w:shd w:fill="auto" w:val="clear"/>
          <w:vertAlign w:val="baseline"/>
        </w:rPr>
      </w:pPr>
      <w:ins w:author="Alex Lancaster" w:id="13" w:date="2025-04-13T19:42:20Z">
        <w:r w:rsidDel="00000000" w:rsidR="00000000" w:rsidRPr="00000000">
          <w:rPr>
            <w:vertAlign w:val="baseline"/>
            <w:rtl w:val="0"/>
          </w:rPr>
          <w:t xml:space="preserve">RIIS</w:t>
        </w:r>
      </w:ins>
      <w:del w:author="Alex Lancaster" w:id="13" w:date="2025-04-13T19:42:20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groups, events, and anywhere else we might interact with fellow </w:t>
      </w:r>
      <w:ins w:author="Alex Lancaster" w:id="14" w:date="2025-04-13T19:42:2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14" w:date="2025-04-13T19:42:2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Fellows and Affiliates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750.4600524902344" w:right="545.726318359375" w:hanging="361.3200378417969"/>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Any time or place where we affiliate with, are funded by, and/or represent </w:t>
      </w:r>
      <w:del w:author="Alex Lancaster" w:id="15" w:date="2025-04-13T19:42:23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15" w:date="2025-04-13T19:42:23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15" w:date="2025-04-13T19:42:23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(including travel).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3.9599609375" w:right="125.499267578125" w:firstLine="1.10000610351562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document is provided to </w:t>
      </w:r>
      <w:r w:rsidDel="00000000" w:rsidR="00000000" w:rsidRPr="00000000">
        <w:rPr>
          <w:rFonts w:ascii="Times New Roman" w:cs="Times New Roman" w:eastAsia="Times New Roman" w:hAnsi="Times New Roman"/>
          <w:sz w:val="24"/>
          <w:szCs w:val="24"/>
          <w:rtl w:val="0"/>
        </w:rPr>
        <w:t xml:space="preserve">Fellows and Affiliates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as part of the “Welcome Packet” and </w:t>
      </w: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used as guidance to assess any behavioral issues that might come up. Importantly, this Code of Conduct helps to establish the culture that we want for our community. </w:t>
      </w:r>
    </w:p>
    <w:p w:rsidR="00000000" w:rsidDel="00000000" w:rsidP="00000000" w:rsidRDefault="00000000" w:rsidRPr="00000000" w14:paraId="0000001B">
      <w:pPr>
        <w:pStyle w:val="Heading2"/>
        <w:widowControl w:val="0"/>
        <w:spacing w:before="406.1602783203125" w:line="272.3909854888916" w:lineRule="auto"/>
        <w:ind w:left="29.199981689453125" w:right="844.1717529296875" w:hanging="19.199981689453125"/>
        <w:rPr>
          <w:vertAlign w:val="baseline"/>
        </w:rPr>
      </w:pPr>
      <w:bookmarkStart w:colFirst="0" w:colLast="0" w:name="_1s28yemy4g28" w:id="9"/>
      <w:bookmarkEnd w:id="9"/>
      <w:r w:rsidDel="00000000" w:rsidR="00000000" w:rsidRPr="00000000">
        <w:rPr>
          <w:vertAlign w:val="baseline"/>
          <w:rtl w:val="0"/>
        </w:rPr>
        <w:t xml:space="preserve">Act In Good Faith and Assume Good Faith from Others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14794921875" w:line="272.61817932128906" w:lineRule="auto"/>
        <w:ind w:left="17.920074462890625" w:right="234.669189453125" w:firstLine="2.63992309570312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Our core values at </w:t>
      </w:r>
      <w:del w:author="Alex Lancaster" w:id="16" w:date="2025-04-13T19:42:25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16" w:date="2025-04-13T19:42:25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16" w:date="2025-04-13T19:42:25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are Truth and Empathy, and these two values guide our Code of Conduct. Scholars should come prepared to engage with each other in “Good Faith,” meaning that we present our thoughts and ideas honestly and clearly and listen to others with an open mind.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6.820068359375" w:right="128.92822265625" w:firstLine="10.55999755859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Research </w:t>
      </w:r>
      <w:r w:rsidDel="00000000" w:rsidR="00000000" w:rsidRPr="00000000">
        <w:rPr>
          <w:rFonts w:ascii="Times New Roman" w:cs="Times New Roman" w:eastAsia="Times New Roman" w:hAnsi="Times New Roman"/>
          <w:sz w:val="24"/>
          <w:szCs w:val="24"/>
          <w:rtl w:val="0"/>
        </w:rPr>
        <w:t xml:space="preserve">Fellows and Affiliates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are a diverse group, representing different academic disciplines, career stages, cultures, and sets of obligations and constraints. We each have different career and life goals, as well as backgrounds and cultural contexts.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7.259979248046875" w:right="47.9931640625" w:hanging="7.259979248046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Always take a breath and remind yourself that there is a person on the other side of the conversation. Work under the assumption that they, like you, are intelligent and well-intentioned. Remember that we’re all in this together, and it is not a</w:t>
      </w: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zero-sum game</w:t>
      </w: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Anything that helps one of our </w:t>
      </w:r>
      <w:ins w:author="Alex Lancaster" w:id="17" w:date="2025-04-13T19:40:55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 Fellows and Associates</w:t>
        </w:r>
      </w:ins>
      <w:del w:author="Alex Lancaster" w:id="17" w:date="2025-04-13T19:40:55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Research Scholars</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achieve their own goals helps the entire community. Our job is to provide mutual support in a way that will help each person get what they need from the Institute and achieve success on their own terms. </w:t>
      </w:r>
    </w:p>
    <w:p w:rsidR="00000000" w:rsidDel="00000000" w:rsidP="00000000" w:rsidRDefault="00000000" w:rsidRPr="00000000" w14:paraId="0000001F">
      <w:pPr>
        <w:pStyle w:val="Heading2"/>
        <w:widowControl w:val="0"/>
        <w:spacing w:line="240" w:lineRule="auto"/>
        <w:ind w:left="41.60003662109375" w:firstLine="0"/>
        <w:rPr>
          <w:vertAlign w:val="baseline"/>
        </w:rPr>
      </w:pPr>
      <w:bookmarkStart w:colFirst="0" w:colLast="0" w:name="_uvkbh92vchz6" w:id="10"/>
      <w:bookmarkEnd w:id="10"/>
      <w:r w:rsidDel="00000000" w:rsidR="00000000" w:rsidRPr="00000000">
        <w:rPr>
          <w:vertAlign w:val="baseline"/>
          <w:rtl w:val="0"/>
        </w:rPr>
        <w:t xml:space="preserve">Expectations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99169921875" w:line="272.61817932128906" w:lineRule="auto"/>
        <w:ind w:left="11.97998046875" w:right="47.79541015625" w:firstLine="3.079986572265625"/>
        <w:jc w:val="left"/>
        <w:rPr>
          <w:rFonts w:ascii="Times New Roman" w:cs="Times New Roman" w:eastAsia="Times New Roman" w:hAnsi="Times New Roman"/>
          <w:i w:val="0"/>
          <w:smallCaps w:val="0"/>
          <w:strike w:val="0"/>
          <w:sz w:val="24"/>
          <w:szCs w:val="24"/>
          <w:u w:val="none"/>
          <w:shd w:fill="auto" w:val="clear"/>
          <w:vertAlign w:val="baseline"/>
        </w:rPr>
      </w:pPr>
      <w:del w:author="Alex Lancaster" w:id="18" w:date="2025-04-13T19:42:2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18" w:date="2025-04-13T19:42:2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18" w:date="2025-04-13T19:42:2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aims for a flat organizational structure, where every person here 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first and foremost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of equal standing. We are dedicated to providing a safe and harassment-free experience for everyone, regardless of gender identity and expression, age, sexual orientation, disability, physical appearance, body size, race, culture, ethnicity, geographic location, economic standing, religion </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or other ontological foundations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education, technical skill level, professional status, and all other categories of social differences.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8.800048828125" w:right="63.656005859375" w:firstLine="7.259979248046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Harassment is defined as unwelcome conduct that deprives another individual of the opportunities and peaceful enjoyment they may take from participating in the community or an activity.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Harassment can be a one-time severe event or repeated minor offenses.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24.51995849609375" w:right="426.851806640625" w:hanging="9.459991455078125"/>
        <w:jc w:val="left"/>
        <w:rPr>
          <w:rFonts w:ascii="Times New Roman" w:cs="Times New Roman" w:eastAsia="Times New Roman" w:hAnsi="Times New Roman"/>
          <w:i w:val="0"/>
          <w:smallCaps w:val="0"/>
          <w:strike w:val="0"/>
          <w:sz w:val="24"/>
          <w:szCs w:val="24"/>
          <w:u w:val="none"/>
          <w:shd w:fill="auto" w:val="clear"/>
          <w:vertAlign w:val="baseline"/>
        </w:rPr>
      </w:pPr>
      <w:del w:author="Alex Lancaster" w:id="19" w:date="2025-04-13T19:41:2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19" w:date="2025-04-13T19:41:2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19" w:date="2025-04-13T19:41:2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 Code of Conduct boils down to common sense and basic manners, but here are a few rules of thumb: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600830078125" w:line="240" w:lineRule="auto"/>
        <w:ind w:left="389.1400146484375"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Be kind: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99462890625" w:line="272.61817932128906" w:lineRule="auto"/>
        <w:ind w:left="733.9599609375" w:right="15.42724609375" w:firstLine="12.100067138671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 attentive to people’s personal boundaries, and seek consent as much as possible. Be thoughtful when talking with or about each other; consider your word choices carefully. Remember that tone can be hard to judge online. Instead of labeling or classifying people, describe people’s actions or behaviors. Recognize people’s capacity to learn, grow, and change. Sometimes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we make mistakes. Let’s assume that we each hope to do better.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9814453125" w:line="240" w:lineRule="auto"/>
        <w:ind w:left="389.1400146484375"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Be open-minded: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021484375" w:line="272.61817932128906" w:lineRule="auto"/>
        <w:ind w:left="730" w:right="129.791259765625" w:hanging="1.97998046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As our numbers and capacity for interaction grow, there will doubtless be opportunities for spirited discussion, which will sometimes become heated. That’s a good thing, so long as we value different perspectives with an open and listening mind. Challenge your own assumptions about yourself and others.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9814453125" w:line="240" w:lineRule="auto"/>
        <w:ind w:left="389.1400146484375"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Practice micro-equity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021484375" w:line="272.61817932128906" w:lineRule="auto"/>
        <w:ind w:left="730" w:right="129.791259765625" w:hanging="1.9799804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all be working to ensure that everyone has the opportunity to participate, share their ideas, and feel valued. Keep an eye out for opportunities to engage people who might feel less confident. </w:t>
      </w:r>
      <w:r w:rsidDel="00000000" w:rsidR="00000000" w:rsidRPr="00000000">
        <w:rPr>
          <w:rFonts w:ascii="Times New Roman" w:cs="Times New Roman" w:eastAsia="Times New Roman" w:hAnsi="Times New Roman"/>
          <w:sz w:val="24"/>
          <w:szCs w:val="24"/>
          <w:rtl w:val="0"/>
        </w:rPr>
        <w:t xml:space="preserve">Speak plainly, and avoid acronyms, jargon, slang,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idioms; some GIFs/emoji might not translate across cultures. </w:t>
      </w:r>
      <w:r w:rsidDel="00000000" w:rsidR="00000000" w:rsidRPr="00000000">
        <w:rPr>
          <w:rFonts w:ascii="Times New Roman" w:cs="Times New Roman" w:eastAsia="Times New Roman" w:hAnsi="Times New Roman"/>
          <w:sz w:val="24"/>
          <w:szCs w:val="24"/>
          <w:rtl w:val="0"/>
        </w:rPr>
        <w:t xml:space="preserve">Physical appearance, clothing, and demographic characteristics are unlikely to be germane to any of your conversations at </w:t>
      </w:r>
      <w:del w:author="Alex Lancaster" w:id="20" w:date="2025-04-13T20:10:12Z">
        <w:r w:rsidDel="00000000" w:rsidR="00000000" w:rsidRPr="00000000">
          <w:rPr>
            <w:rFonts w:ascii="Times New Roman" w:cs="Times New Roman" w:eastAsia="Times New Roman" w:hAnsi="Times New Roman"/>
            <w:sz w:val="24"/>
            <w:szCs w:val="24"/>
            <w:rtl w:val="0"/>
          </w:rPr>
          <w:delText xml:space="preserve">the </w:delText>
        </w:r>
      </w:del>
      <w:ins w:author="Alex Lancaster" w:id="21" w:date="2025-04-13T19:41:30Z">
        <w:r w:rsidDel="00000000" w:rsidR="00000000" w:rsidRPr="00000000">
          <w:rPr>
            <w:rFonts w:ascii="Times New Roman" w:cs="Times New Roman" w:eastAsia="Times New Roman" w:hAnsi="Times New Roman"/>
            <w:sz w:val="24"/>
            <w:szCs w:val="24"/>
            <w:rtl w:val="0"/>
          </w:rPr>
          <w:t xml:space="preserve">RIIS</w:t>
        </w:r>
      </w:ins>
      <w:del w:author="Alex Lancaster" w:id="21" w:date="2025-04-13T19:41:30Z">
        <w:r w:rsidDel="00000000" w:rsidR="00000000" w:rsidRPr="00000000">
          <w:rPr>
            <w:rFonts w:ascii="Times New Roman" w:cs="Times New Roman" w:eastAsia="Times New Roman" w:hAnsi="Times New Roman"/>
            <w:sz w:val="24"/>
            <w:szCs w:val="24"/>
            <w:rtl w:val="0"/>
          </w:rPr>
          <w:delText xml:space="preserve">Ronin Institute</w:delText>
        </w:r>
      </w:del>
      <w:r w:rsidDel="00000000" w:rsidR="00000000" w:rsidRPr="00000000">
        <w:rPr>
          <w:rFonts w:ascii="Times New Roman" w:cs="Times New Roman" w:eastAsia="Times New Roman" w:hAnsi="Times New Roman"/>
          <w:sz w:val="24"/>
          <w:szCs w:val="24"/>
          <w:rtl w:val="0"/>
        </w:rPr>
        <w:t xml:space="preserve">. Offer clear and constructive comments that are helpful rather than critical. Be a humble expert, and avoid lecturing and “mansplaining” to others (applicable across all gender identities). Be conscious of who is doing the heavy lifting in groups and activities (note taking, scheduling, document creation, organizing). Aim to include, rather than exclude, as well as to flatten our power structures.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021484375" w:line="272.5454807281494" w:lineRule="auto"/>
        <w:ind w:left="389.1400146484375" w:right="11.98974609375" w:firstLine="60.859985351562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Be responsible: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35.0599670410156" w:right="60.61767578125" w:hanging="2.860107421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We are all responsible for upholding the professional reputation and culture of </w:t>
      </w:r>
      <w:del w:author="Alex Lancaster" w:id="22" w:date="2025-04-13T19:41:3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22" w:date="2025-04-13T19:41:3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22" w:date="2025-04-13T19:41:3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whenever and wherever we are associated with it. </w:t>
      </w:r>
      <w:ins w:author="Alex Lancaster" w:id="23" w:date="2025-04-13T19:41:39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23" w:date="2025-04-13T19:41:39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funds and assets (including </w:t>
      </w:r>
      <w:r w:rsidDel="00000000" w:rsidR="00000000" w:rsidRPr="00000000">
        <w:rPr>
          <w:rFonts w:ascii="Times New Roman" w:cs="Times New Roman" w:eastAsia="Times New Roman" w:hAnsi="Times New Roman"/>
          <w:sz w:val="24"/>
          <w:szCs w:val="24"/>
          <w:rtl w:val="0"/>
        </w:rPr>
        <w:t xml:space="preserve">names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logos, email addresses, </w:t>
      </w:r>
      <w:r w:rsidDel="00000000" w:rsidR="00000000" w:rsidRPr="00000000">
        <w:rPr>
          <w:rFonts w:ascii="Times New Roman" w:cs="Times New Roman" w:eastAsia="Times New Roman" w:hAnsi="Times New Roman"/>
          <w:sz w:val="24"/>
          <w:szCs w:val="24"/>
          <w:rtl w:val="0"/>
        </w:rPr>
        <w:t xml:space="preserve">and websites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must be used responsibly, legally, and ethically.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3515625" w:line="240" w:lineRule="auto"/>
        <w:ind w:left="389.1400146484375"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Be proactive: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8994140625" w:line="272.61817932128906" w:lineRule="auto"/>
        <w:ind w:left="737.2599792480469" w:right="118.626708984375" w:hanging="7.259979248046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As a community, we are responsible for our institutional culture. Look out for opportunities where we can proactively shape our culture rather than letting events or our reactions shape our culture for us. If you experience or witness any harassment that is occurring and you feel safe doing so, </w:t>
      </w:r>
      <w:del w:author="Alex Lancaster" w:id="24" w:date="2025-04-13T19:41:40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24" w:date="2025-04-13T19:41:40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24" w:date="2025-04-13T19:41:40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supports your efforts to call out harassment (describe it for what it is and ask the individual to stop) and support anyone who may be affected. You are also encouraged to reach out to any of the Code of Conduct contacts (below) to let someone know what happened.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24.51995849609375" w:right="92.752685546875" w:hanging="11.879882812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We do not tolerate harassment in any form. Different types of harassing actions include, but are not limited to: </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3.3599853515625" w:line="272.61817932128906" w:lineRule="auto"/>
        <w:ind w:left="720" w:right="146.8701171875"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Offensive verbal or written comments related to gender, gender identity and expression, sexual orientation, disability, physical appearance, body size, race, age, religion, etc </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2.61817932128906" w:lineRule="auto"/>
        <w:ind w:left="720" w:right="146.8701171875"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Deliberate intimidation, stalking, following, bullying, or hostility </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Threats or acts of violence </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2.61817932128906" w:lineRule="auto"/>
        <w:ind w:left="720" w:right="203.75122070312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Unauthorized photography or recording, including making public recordings or screenshots of online discussions conducted through </w:t>
      </w:r>
      <w:del w:author="Alex Lancaster" w:id="25" w:date="2025-04-13T20:10:34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w:delText>
        </w:r>
      </w:del>
      <w:del w:author="Alex Lancaster" w:id="26" w:date="2025-04-13T19:41:4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 </w:delText>
        </w:r>
      </w:del>
      <w:ins w:author="Alex Lancaster" w:id="26" w:date="2025-04-13T19:41:4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26" w:date="2025-04-13T19:41:4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platforms (e.g.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Slack, Discord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Zoom) without permission of the participants. </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Sustained disruption of events or discussions </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Sexual advances or suggestive behavior/language </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2.61817932128906" w:lineRule="auto"/>
        <w:ind w:left="720" w:right="40.985107421875" w:hanging="360"/>
        <w:jc w:val="left"/>
        <w:rPr>
          <w:ins w:author="Alex Lancaster" w:id="27" w:date="2025-04-13T19:25:02Z"/>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Microaggressions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which are everyday verbal, nonverbal, and environmental slights, snubs, or insults that communicate hostile, derogatory, or negative messages and serve to exclude others </w:t>
      </w:r>
      <w:ins w:author="Alex Lancaster" w:id="27" w:date="2025-04-13T19:25:02Z">
        <w:r w:rsidDel="00000000" w:rsidR="00000000" w:rsidRPr="00000000">
          <w:rPr>
            <w:rtl w:val="0"/>
          </w:rPr>
        </w:r>
      </w:ins>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2.61817932128906" w:lineRule="auto"/>
        <w:ind w:left="720" w:right="40.985107421875" w:hanging="360"/>
        <w:jc w:val="left"/>
        <w:rPr>
          <w:rFonts w:ascii="Times New Roman" w:cs="Times New Roman" w:eastAsia="Times New Roman" w:hAnsi="Times New Roman"/>
          <w:sz w:val="24"/>
          <w:szCs w:val="24"/>
          <w:u w:val="none"/>
        </w:rPr>
        <w:pPrChange w:author="Alex Lancaster" w:id="0" w:date="2025-04-13T19:25:10Z">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3.2598876953125" w:line="272.61817932128906" w:lineRule="auto"/>
            <w:ind w:left="720" w:right="40.985107421875" w:hanging="360"/>
            <w:jc w:val="left"/>
          </w:pPr>
        </w:pPrChange>
      </w:pPr>
      <w:ins w:author="Alex Lancaster" w:id="27" w:date="2025-04-13T19:25:0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Retaliation against anyone who reports a potential Code of Conduct violation</w:t>
        </w:r>
      </w:ins>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ins w:author="Alex Lancaster" w:id="30" w:date="2025-04-13T19:28:37Z"/>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Advocating for or encouraging any of the above </w:t>
      </w:r>
      <w:r w:rsidDel="00000000" w:rsidR="00000000" w:rsidRPr="00000000">
        <w:rPr>
          <w:rFonts w:ascii="Times New Roman" w:cs="Times New Roman" w:eastAsia="Times New Roman" w:hAnsi="Times New Roman"/>
          <w:sz w:val="24"/>
          <w:szCs w:val="24"/>
          <w:rtl w:val="0"/>
        </w:rPr>
        <w:t xml:space="preserve">behaviors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ins w:author="Alex Lancaster" w:id="30" w:date="2025-04-13T19:28:37Z">
        <w:r w:rsidDel="00000000" w:rsidR="00000000" w:rsidRPr="00000000">
          <w:rPr>
            <w:rtl w:val="0"/>
          </w:rPr>
        </w:r>
      </w:ins>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right="0"/>
        <w:jc w:val="left"/>
        <w:rPr>
          <w:ins w:author="Alex Lancaster" w:id="30" w:date="2025-04-13T19:28:37Z"/>
          <w:rFonts w:ascii="Times New Roman" w:cs="Times New Roman" w:eastAsia="Times New Roman" w:hAnsi="Times New Roman"/>
          <w:i w:val="0"/>
          <w:smallCaps w:val="0"/>
          <w:strike w:val="0"/>
          <w:sz w:val="24"/>
          <w:szCs w:val="24"/>
          <w:u w:val="none"/>
          <w:shd w:fill="auto" w:val="clear"/>
          <w:vertAlign w:val="baseline"/>
        </w:rPr>
      </w:pPr>
      <w:ins w:author="Alex Lancaster" w:id="30" w:date="2025-04-13T19:28:37Z">
        <w:r w:rsidDel="00000000" w:rsidR="00000000" w:rsidRPr="00000000">
          <w:rPr>
            <w:rtl w:val="0"/>
          </w:rPr>
        </w:r>
      </w:ins>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right="0"/>
        <w:jc w:val="left"/>
        <w:rPr>
          <w:ins w:author="Alex Lancaster" w:id="30" w:date="2025-04-13T19:28:37Z"/>
          <w:rFonts w:ascii="Times New Roman" w:cs="Times New Roman" w:eastAsia="Times New Roman" w:hAnsi="Times New Roman"/>
          <w:i w:val="0"/>
          <w:smallCaps w:val="0"/>
          <w:strike w:val="0"/>
          <w:sz w:val="24"/>
          <w:szCs w:val="24"/>
          <w:u w:val="none"/>
          <w:shd w:fill="auto" w:val="clear"/>
          <w:vertAlign w:val="baseline"/>
        </w:rPr>
      </w:pPr>
      <w:ins w:author="Alex Lancaster" w:id="30" w:date="2025-04-13T19:28:3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addition, Code of Conduct violations also include:</w:t>
        </w:r>
      </w:ins>
    </w:p>
    <w:p w:rsidR="00000000" w:rsidDel="00000000" w:rsidP="00000000" w:rsidRDefault="00000000" w:rsidRPr="00000000" w14:paraId="00000039">
      <w:pPr>
        <w:widowControl w:val="0"/>
        <w:numPr>
          <w:ilvl w:val="0"/>
          <w:numId w:val="1"/>
        </w:numPr>
        <w:spacing w:after="0" w:afterAutospacing="0" w:before="13.3599853515625" w:line="240" w:lineRule="auto"/>
        <w:ind w:left="720" w:hanging="360"/>
        <w:rPr>
          <w:ins w:author="Alex Lancaster" w:id="30" w:date="2025-04-13T19:28:37Z"/>
          <w:rFonts w:ascii="Times New Roman" w:cs="Times New Roman" w:eastAsia="Times New Roman" w:hAnsi="Times New Roman"/>
          <w:sz w:val="24"/>
          <w:szCs w:val="24"/>
          <w:u w:val="none"/>
        </w:rPr>
      </w:pPr>
      <w:ins w:author="Alex Lancaster" w:id="30" w:date="2025-04-13T19:28:3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Deliberate misrepresentation of research or scholarship</w:t>
        </w:r>
      </w:ins>
    </w:p>
    <w:p w:rsidR="00000000" w:rsidDel="00000000" w:rsidP="00000000" w:rsidRDefault="00000000" w:rsidRPr="00000000" w14:paraId="0000003A">
      <w:pPr>
        <w:widowControl w:val="0"/>
        <w:numPr>
          <w:ilvl w:val="0"/>
          <w:numId w:val="1"/>
        </w:numPr>
        <w:spacing w:before="0" w:beforeAutospacing="0" w:line="240" w:lineRule="auto"/>
        <w:ind w:left="720" w:hanging="360"/>
        <w:rPr>
          <w:rFonts w:ascii="Times New Roman" w:cs="Times New Roman" w:eastAsia="Times New Roman" w:hAnsi="Times New Roman"/>
          <w:sz w:val="24"/>
          <w:szCs w:val="24"/>
          <w:u w:val="none"/>
          <w:rPrChange w:author="Alex Lancaster" w:id="31" w:date="2025-04-13T19:28:37Z">
            <w:rPr>
              <w:rFonts w:ascii="Times New Roman" w:cs="Times New Roman" w:eastAsia="Times New Roman" w:hAnsi="Times New Roman"/>
              <w:sz w:val="24"/>
              <w:szCs w:val="24"/>
              <w:u w:val="none"/>
            </w:rPr>
          </w:rPrChange>
        </w:rPr>
        <w:pPrChange w:author="Alex Lancaster" w:id="0" w:date="2025-04-13T19:28:37Z">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3.3599853515625" w:line="240" w:lineRule="auto"/>
            <w:ind w:left="720" w:right="0" w:hanging="360"/>
            <w:jc w:val="left"/>
          </w:pPr>
        </w:pPrChange>
      </w:pPr>
      <w:ins w:author="Alex Lancaster" w:id="30" w:date="2025-04-13T19:28:3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Violation of confidentiality agreements or privacy expectations (see above)</w:t>
        </w:r>
      </w:ins>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72.61817932128906" w:lineRule="auto"/>
        <w:ind w:left="24.2999267578125" w:right="141.28173828125" w:hanging="14.299926757812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 </w:t>
      </w:r>
      <w:ins w:author="Alex Lancaster" w:id="32" w:date="2025-04-13T19:41:49Z">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RIIS</w:t>
        </w:r>
      </w:ins>
      <w:del w:author="Alex Lancaster" w:id="32" w:date="2025-04-13T19:41:49Z">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w:t>
      </w:r>
      <w:ins w:author="Alex Lancaster" w:id="33" w:date="2025-04-13T19:43:10Z">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Fellow or Associate</w:t>
        </w:r>
      </w:ins>
      <w:del w:author="Alex Lancaster" w:id="33" w:date="2025-04-13T19:43:10Z">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delText xml:space="preserve">Research Scholar</w:delText>
        </w:r>
      </w:del>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that is asked (by any Scholar) to stop behaviors that breach the Code of Conduct is expected to cease those behaviors immediately.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All breaches of the Code of Conduct are taken seriously, and </w:t>
      </w:r>
      <w:del w:author="Alex Lancaster" w:id="34" w:date="2025-04-13T19:41:5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34" w:date="2025-04-13T19:41:5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34" w:date="2025-04-13T19:41:51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will take action as needed, including warning the offender and/or expulsion from </w:t>
      </w:r>
      <w:del w:author="Alex Lancaster" w:id="35" w:date="2025-04-13T19:41:53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35" w:date="2025-04-13T19:41:53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35" w:date="2025-04-13T19:41:53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03C">
      <w:pPr>
        <w:pStyle w:val="Heading2"/>
        <w:widowControl w:val="0"/>
        <w:spacing w:before="406.15997314453125" w:line="240" w:lineRule="auto"/>
        <w:ind w:left="40.800018310546875" w:firstLine="0"/>
        <w:rPr>
          <w:vertAlign w:val="baseline"/>
        </w:rPr>
      </w:pPr>
      <w:bookmarkStart w:colFirst="0" w:colLast="0" w:name="_90yw3unrxlg6" w:id="11"/>
      <w:bookmarkEnd w:id="11"/>
      <w:r w:rsidDel="00000000" w:rsidR="00000000" w:rsidRPr="00000000">
        <w:rPr>
          <w:vertAlign w:val="baseline"/>
          <w:rtl w:val="0"/>
        </w:rPr>
        <w:t xml:space="preserve">Discuss concerns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008544921875" w:line="272.61817932128906" w:lineRule="auto"/>
        <w:ind w:left="13.9599609375" w:right="15.469970703125" w:firstLine="16.500091552734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If you are being harassed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intimidated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or have any other concerns, please reach out to one of </w:t>
      </w:r>
      <w:del w:author="Alex Lancaster" w:id="36" w:date="2025-04-13T19:41:54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36" w:date="2025-04-13T19:41:54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36" w:date="2025-04-13T19:41:54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Code of Conduct contacts (below) immediately. If you are unsure whether the incident is a violation or whether the space where it happened is covered by this Code of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9.900054931640625" w:right="894.6209716796875" w:firstLine="1.10000610351562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Conduct, we still encourage you to report it. We pledge to listen and do our best to help Scholars feel safe and comfortable at </w:t>
      </w:r>
      <w:del w:author="Alex Lancaster" w:id="37" w:date="2025-04-13T19:41:55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37" w:date="2025-04-13T19:41:55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37" w:date="2025-04-13T19:41:55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7.259979248046875" w:right="426.9140625" w:hanging="7.259979248046875"/>
        <w:jc w:val="left"/>
        <w:rPr>
          <w:ins w:author="Alex Lancaster" w:id="39" w:date="2025-04-13T19:32:02Z"/>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All reports will be kept confidential within </w:t>
      </w:r>
      <w:del w:author="Alex Lancaster" w:id="38" w:date="2025-04-13T19:41:56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38" w:date="2025-04-13T19:41:56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38" w:date="2025-04-13T19:41:56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Code of Conduct team.</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 In some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cases, we may determine that a public statement will be needed. If that is the case, the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identities of all victims and reporters will remain confidential unless those individuals tell us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otherwise.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ins w:author="Alex Lancaster" w:id="39" w:date="2025-04-13T19:32:02Z">
        <w:r w:rsidDel="00000000" w:rsidR="00000000" w:rsidRPr="00000000">
          <w:rPr>
            <w:rtl w:val="0"/>
          </w:rPr>
        </w:r>
      </w:ins>
    </w:p>
    <w:p w:rsidR="00000000" w:rsidDel="00000000" w:rsidP="00000000" w:rsidRDefault="00000000" w:rsidRPr="00000000" w14:paraId="00000040">
      <w:pPr>
        <w:pStyle w:val="Heading2"/>
        <w:widowControl w:val="0"/>
        <w:spacing w:before="313.360595703125" w:line="272.61817932128906" w:lineRule="auto"/>
        <w:ind w:left="17.259979248046875" w:right="426.9140625" w:hanging="7.259979248046875"/>
        <w:rPr>
          <w:ins w:author="Alex Lancaster" w:id="39" w:date="2025-04-13T19:32:02Z"/>
          <w:rFonts w:ascii="Times New Roman" w:cs="Times New Roman" w:eastAsia="Times New Roman" w:hAnsi="Times New Roman"/>
          <w:i w:val="0"/>
          <w:smallCaps w:val="0"/>
          <w:strike w:val="0"/>
          <w:sz w:val="24"/>
          <w:szCs w:val="24"/>
          <w:u w:val="none"/>
          <w:shd w:fill="auto" w:val="clear"/>
          <w:vertAlign w:val="baseline"/>
        </w:rPr>
      </w:pPr>
      <w:ins w:author="Alex Lancaster" w:id="39" w:date="2025-04-13T19:32:02Z">
        <w:bookmarkStart w:colFirst="0" w:colLast="0" w:name="_2dgcr1cvnem9" w:id="12"/>
        <w:bookmarkEnd w:id="12"/>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Reporting and Enforcement</w:t>
        </w:r>
      </w:ins>
    </w:p>
    <w:p w:rsidR="00000000" w:rsidDel="00000000" w:rsidP="00000000" w:rsidRDefault="00000000" w:rsidRPr="00000000" w14:paraId="00000041">
      <w:pPr>
        <w:widowControl w:val="0"/>
        <w:spacing w:before="313.360595703125" w:line="272.61817932128906" w:lineRule="auto"/>
        <w:ind w:left="0" w:right="426.9140625" w:firstLine="0"/>
        <w:rPr>
          <w:ins w:author="Alex Lancaster" w:id="39" w:date="2025-04-13T19:32:02Z"/>
          <w:rFonts w:ascii="Times New Roman" w:cs="Times New Roman" w:eastAsia="Times New Roman" w:hAnsi="Times New Roman"/>
          <w:i w:val="0"/>
          <w:smallCaps w:val="0"/>
          <w:strike w:val="0"/>
          <w:sz w:val="24"/>
          <w:szCs w:val="24"/>
          <w:u w:val="none"/>
          <w:shd w:fill="auto" w:val="clear"/>
          <w:vertAlign w:val="baseline"/>
        </w:rPr>
      </w:pPr>
      <w:ins w:author="Alex Lancaster" w:id="39" w:date="2025-04-13T19:32:0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If Fellow or Associate reports a formal Code of Conduct violation, it will follow the following process:</w:t>
        </w:r>
      </w:ins>
    </w:p>
    <w:p w:rsidR="00000000" w:rsidDel="00000000" w:rsidP="00000000" w:rsidRDefault="00000000" w:rsidRPr="00000000" w14:paraId="00000042">
      <w:pPr>
        <w:widowControl w:val="0"/>
        <w:numPr>
          <w:ilvl w:val="0"/>
          <w:numId w:val="3"/>
        </w:numPr>
        <w:spacing w:after="0" w:afterAutospacing="0" w:before="313.360595703125" w:line="272.61817932128906" w:lineRule="auto"/>
        <w:ind w:left="720" w:right="426.9140625" w:hanging="360"/>
        <w:rPr>
          <w:ins w:author="Alex Lancaster" w:id="39" w:date="2025-04-13T19:32:02Z"/>
          <w:rFonts w:ascii="Times New Roman" w:cs="Times New Roman" w:eastAsia="Times New Roman" w:hAnsi="Times New Roman"/>
          <w:sz w:val="24"/>
          <w:szCs w:val="24"/>
          <w:u w:val="none"/>
        </w:rPr>
      </w:pPr>
      <w:ins w:author="Alex Lancaster" w:id="39" w:date="2025-04-13T19:32:0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Initial Report: Any member who witnesses or experiences a violation of this Code of Conduct should report via Code of Conduct contacts below.</w:t>
        </w:r>
      </w:ins>
    </w:p>
    <w:p w:rsidR="00000000" w:rsidDel="00000000" w:rsidP="00000000" w:rsidRDefault="00000000" w:rsidRPr="00000000" w14:paraId="00000043">
      <w:pPr>
        <w:widowControl w:val="0"/>
        <w:numPr>
          <w:ilvl w:val="0"/>
          <w:numId w:val="3"/>
        </w:numPr>
        <w:spacing w:after="0" w:afterAutospacing="0" w:before="0" w:beforeAutospacing="0" w:line="272.61817932128906" w:lineRule="auto"/>
        <w:ind w:left="720" w:right="426.9140625" w:hanging="360"/>
        <w:rPr>
          <w:ins w:author="Alex Lancaster" w:id="39" w:date="2025-04-13T19:32:02Z"/>
          <w:rFonts w:ascii="Times New Roman" w:cs="Times New Roman" w:eastAsia="Times New Roman" w:hAnsi="Times New Roman"/>
          <w:sz w:val="24"/>
          <w:szCs w:val="24"/>
          <w:u w:val="none"/>
        </w:rPr>
      </w:pPr>
      <w:ins w:author="Alex Lancaster" w:id="39" w:date="2025-04-13T19:32:0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Investigation Process: All reports will be taken seriously and investigated promptly, thoroughly by the Code of Conduct team as described, and with respect for the privacy of all involved.</w:t>
        </w:r>
      </w:ins>
    </w:p>
    <w:p w:rsidR="00000000" w:rsidDel="00000000" w:rsidP="00000000" w:rsidRDefault="00000000" w:rsidRPr="00000000" w14:paraId="00000044">
      <w:pPr>
        <w:widowControl w:val="0"/>
        <w:numPr>
          <w:ilvl w:val="0"/>
          <w:numId w:val="3"/>
        </w:numPr>
        <w:spacing w:before="0" w:beforeAutospacing="0" w:line="272.61817932128906" w:lineRule="auto"/>
        <w:ind w:left="720" w:right="426.9140625" w:hanging="360"/>
        <w:rPr>
          <w:ins w:author="Alex Lancaster" w:id="39" w:date="2025-04-13T19:32:02Z"/>
          <w:rFonts w:ascii="Times New Roman" w:cs="Times New Roman" w:eastAsia="Times New Roman" w:hAnsi="Times New Roman"/>
          <w:sz w:val="24"/>
          <w:szCs w:val="24"/>
          <w:u w:val="none"/>
        </w:rPr>
      </w:pPr>
      <w:ins w:author="Alex Lancaster" w:id="39" w:date="2025-04-13T19:32:0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Consequences: Violations may result in actions ranging from a warning or required training to temporary suspension or permanent removal from RIIS, depending on the severity and context of the violation.</w:t>
        </w:r>
      </w:ins>
    </w:p>
    <w:p w:rsidR="00000000" w:rsidDel="00000000" w:rsidP="00000000" w:rsidRDefault="00000000" w:rsidRPr="00000000" w14:paraId="00000045">
      <w:pPr>
        <w:widowControl w:val="0"/>
        <w:numPr>
          <w:ilvl w:val="0"/>
          <w:numId w:val="3"/>
        </w:numPr>
        <w:spacing w:before="313.360595703125" w:line="272.61817932128906" w:lineRule="auto"/>
        <w:ind w:left="720" w:right="426.9140625" w:hanging="360"/>
        <w:rPr>
          <w:rFonts w:ascii="Times New Roman" w:cs="Times New Roman" w:eastAsia="Times New Roman" w:hAnsi="Times New Roman"/>
          <w:sz w:val="24"/>
          <w:szCs w:val="24"/>
          <w:u w:val="none"/>
          <w:rPrChange w:author="Alex Lancaster" w:id="40" w:date="2025-04-13T19:32:02Z">
            <w:rPr>
              <w:rFonts w:ascii="Times New Roman" w:cs="Times New Roman" w:eastAsia="Times New Roman" w:hAnsi="Times New Roman"/>
              <w:i w:val="0"/>
              <w:smallCaps w:val="0"/>
              <w:strike w:val="0"/>
              <w:sz w:val="24"/>
              <w:szCs w:val="24"/>
              <w:u w:val="none"/>
              <w:shd w:fill="auto" w:val="clear"/>
              <w:vertAlign w:val="baseline"/>
            </w:rPr>
          </w:rPrChange>
        </w:rPr>
        <w:pPrChange w:author="Alex Lancaster" w:id="0" w:date="2025-04-13T19:32:02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0" w:right="426.9140625" w:firstLine="0"/>
            <w:jc w:val="left"/>
          </w:pPr>
        </w:pPrChange>
      </w:pPr>
      <w:ins w:author="Alex Lancaster" w:id="39" w:date="2025-04-13T19:32:02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Appeal Process: Fellows or Associates may appeal decisions through procedures outlined in RIIS governance documents.</w:t>
        </w:r>
      </w:ins>
      <w:r w:rsidDel="00000000" w:rsidR="00000000" w:rsidRPr="00000000">
        <w:rPr>
          <w:rtl w:val="0"/>
        </w:rPr>
      </w:r>
    </w:p>
    <w:p w:rsidR="00000000" w:rsidDel="00000000" w:rsidP="00000000" w:rsidRDefault="00000000" w:rsidRPr="00000000" w14:paraId="00000046">
      <w:pPr>
        <w:pStyle w:val="Heading2"/>
        <w:widowControl w:val="0"/>
        <w:spacing w:before="313.360595703125" w:line="272.61817932128906" w:lineRule="auto"/>
        <w:ind w:left="20.3399658203125" w:right="231.43798828125" w:hanging="0.66009521484375"/>
        <w:rPr>
          <w:vertAlign w:val="baseline"/>
        </w:rPr>
      </w:pPr>
      <w:bookmarkStart w:colFirst="0" w:colLast="0" w:name="_a07do8m6p462" w:id="13"/>
      <w:bookmarkEnd w:id="13"/>
      <w:r w:rsidDel="00000000" w:rsidR="00000000" w:rsidRPr="00000000">
        <w:rPr>
          <w:b w:val="1"/>
          <w:u w:val="single"/>
          <w:vertAlign w:val="baseline"/>
          <w:rtl w:val="0"/>
        </w:rPr>
        <w:t xml:space="preserve">Conflicts of Interest</w:t>
      </w:r>
      <w:r w:rsidDel="00000000" w:rsidR="00000000" w:rsidRPr="00000000">
        <w:rP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20.3399658203125" w:right="231.43798828125" w:hanging="0.66009521484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If your concern includes a transgression caused by a member of the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Code of Conduct contact list, we </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will follow the usual enforcement process while excluding the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highlight w:val="white"/>
          <w:u w:val="none"/>
          <w:vertAlign w:val="baseline"/>
          <w:rtl w:val="0"/>
        </w:rPr>
        <w:t xml:space="preserve">member(s) of the contact list that is involved.</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048">
      <w:pPr>
        <w:pStyle w:val="Heading2"/>
        <w:widowControl w:val="0"/>
        <w:spacing w:before="253.360595703125" w:line="272.61817932128906" w:lineRule="auto"/>
        <w:ind w:left="17.259979248046875" w:right="157.584228515625" w:hanging="7.259979248046875"/>
        <w:jc w:val="both"/>
        <w:rPr>
          <w:vertAlign w:val="baseline"/>
        </w:rPr>
      </w:pPr>
      <w:bookmarkStart w:colFirst="0" w:colLast="0" w:name="_p3yfnwym5aaa" w:id="14"/>
      <w:bookmarkEnd w:id="14"/>
      <w:r w:rsidDel="00000000" w:rsidR="00000000" w:rsidRPr="00000000">
        <w:rPr>
          <w:b w:val="1"/>
          <w:u w:val="single"/>
          <w:vertAlign w:val="baseline"/>
          <w:rtl w:val="0"/>
        </w:rPr>
        <w:t xml:space="preserve">Anti-retaliation</w:t>
      </w:r>
      <w:r w:rsidDel="00000000" w:rsidR="00000000" w:rsidRPr="00000000">
        <w:rPr>
          <w:u w:val="single"/>
          <w:vertAlign w:val="baseline"/>
          <w:rtl w:val="0"/>
        </w:rPr>
        <w:t xml:space="preserve">:</w:t>
      </w:r>
      <w:r w:rsidDel="00000000" w:rsidR="00000000" w:rsidRPr="00000000">
        <w:rP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60595703125" w:line="272.61817932128906" w:lineRule="auto"/>
        <w:ind w:left="17.259979248046875" w:right="157.584228515625" w:hanging="7.259979248046875"/>
        <w:jc w:val="both"/>
        <w:rPr>
          <w:rFonts w:ascii="Times New Roman" w:cs="Times New Roman" w:eastAsia="Times New Roman" w:hAnsi="Times New Roman"/>
          <w:i w:val="0"/>
          <w:smallCaps w:val="0"/>
          <w:strike w:val="0"/>
          <w:sz w:val="24"/>
          <w:szCs w:val="24"/>
          <w:u w:val="none"/>
          <w:shd w:fill="auto" w:val="clear"/>
          <w:vertAlign w:val="baseline"/>
        </w:rPr>
      </w:pPr>
      <w:del w:author="Alex Lancaster" w:id="41" w:date="2025-04-13T19:41:5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41" w:date="2025-04-13T19:41:5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41" w:date="2025-04-13T19:41:5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does not tolerate retaliation against or victimization of any </w:t>
      </w:r>
      <w:ins w:author="Alex Lancaster" w:id="42" w:date="2025-04-13T19:43:39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Fellow or Member</w:t>
        </w:r>
      </w:ins>
      <w:del w:author="Alex Lancaster" w:id="42" w:date="2025-04-13T19:43:39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Research Scholar </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who raises concerns or questions regarding a potential violation of the Code of Conduct. Any incident of this type should be reported to the Code of Conduct team (who will also consider any conflicts of interest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see above). </w:t>
      </w:r>
    </w:p>
    <w:p w:rsidR="00000000" w:rsidDel="00000000" w:rsidP="00000000" w:rsidRDefault="00000000" w:rsidRPr="00000000" w14:paraId="0000004A">
      <w:pPr>
        <w:pStyle w:val="Heading2"/>
        <w:widowControl w:val="0"/>
        <w:spacing w:before="406.1602783203125" w:line="240" w:lineRule="auto"/>
        <w:ind w:left="30" w:firstLine="0"/>
        <w:rPr>
          <w:vertAlign w:val="baseline"/>
        </w:rPr>
      </w:pPr>
      <w:bookmarkStart w:colFirst="0" w:colLast="0" w:name="_d02v18aij37g" w:id="15"/>
      <w:bookmarkEnd w:id="15"/>
      <w:r w:rsidDel="00000000" w:rsidR="00000000" w:rsidRPr="00000000">
        <w:rPr>
          <w:vertAlign w:val="baseline"/>
          <w:rtl w:val="0"/>
        </w:rPr>
        <w:t xml:space="preserve">Contacts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997802734375" w:line="272.61817932128906" w:lineRule="auto"/>
        <w:ind w:left="11.97998046875" w:right="0" w:firstLine="18.480072021484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If you have any concerns, please reach out to the primary contact first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However, if you feel more comfortable reaching out to someone from the secondary contact group, please do!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40" w:lineRule="auto"/>
        <w:ind w:left="26.94000244140625"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Primary contacts: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89.1400146484375"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r:id="rId7">
        <w:r w:rsidDel="00000000" w:rsidR="00000000" w:rsidRPr="00000000">
          <w:rPr>
            <w:rFonts w:ascii="Times New Roman" w:cs="Times New Roman" w:eastAsia="Times New Roman" w:hAnsi="Times New Roman"/>
            <w:sz w:val="24"/>
            <w:szCs w:val="24"/>
            <w:u w:val="single"/>
            <w:rtl w:val="0"/>
          </w:rPr>
          <w:t xml:space="preserve">riis.councilors@gmail.com</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19.900054931640625"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Secondary contacts (Working Group leads):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89.1400146484375"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Names and their contact information can be found</w:t>
      </w: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here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050">
      <w:pPr>
        <w:pStyle w:val="Heading2"/>
        <w:widowControl w:val="0"/>
        <w:spacing w:before="536.0598754882812" w:line="240" w:lineRule="auto"/>
        <w:ind w:left="30" w:firstLine="0"/>
        <w:rPr>
          <w:vertAlign w:val="baseline"/>
        </w:rPr>
      </w:pPr>
      <w:bookmarkStart w:colFirst="0" w:colLast="0" w:name="_hs5dg8wzz5rr" w:id="16"/>
      <w:bookmarkEnd w:id="16"/>
      <w:r w:rsidDel="00000000" w:rsidR="00000000" w:rsidRPr="00000000">
        <w:rPr>
          <w:vertAlign w:val="baseline"/>
          <w:rtl w:val="0"/>
        </w:rPr>
        <w:t xml:space="preserve">Contribute to this document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0008544921875" w:line="272.61817932128906" w:lineRule="auto"/>
        <w:ind w:left="13.9599609375" w:right="113.145751953125" w:firstLine="12.100067138671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Like all things at </w:t>
      </w:r>
      <w:del w:author="Alex Lancaster" w:id="43" w:date="2025-04-13T19:41:5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the </w:delText>
        </w:r>
      </w:del>
      <w:ins w:author="Alex Lancaster" w:id="43" w:date="2025-04-13T19:41:5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RIIS</w:t>
        </w:r>
      </w:ins>
      <w:del w:author="Alex Lancaster" w:id="43" w:date="2025-04-13T19:41:58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Ronin Institute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our Code of Conduct is open to change and improvement to stay up-to-date with our changing culture and environment. Therefore, all </w:t>
      </w:r>
      <w:r w:rsidDel="00000000" w:rsidR="00000000" w:rsidRPr="00000000">
        <w:rPr>
          <w:rFonts w:ascii="Times New Roman" w:cs="Times New Roman" w:eastAsia="Times New Roman" w:hAnsi="Times New Roman"/>
          <w:sz w:val="24"/>
          <w:szCs w:val="24"/>
          <w:rtl w:val="0"/>
        </w:rPr>
        <w:t xml:space="preserve">Fellows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are welcome to reach out with questions, feedback, and suggestions for changes/additions to be considered for incorporation into the next version of our Code of Conduct.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26.280059814453125" w:right="560.45166015625" w:hanging="5.2799987792968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Contacts for suggestions of changes in the Code of Conduct document: please contact the Membership Working Group</w:t>
      </w:r>
      <w:del w:author="Alex Lancaster" w:id="44" w:date="2025-04-13T19:31:07Z">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delText xml:space="preserve"> (</w:delText>
        </w: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delText xml:space="preserve">membership@ronininstitute.org</w:delText>
        </w: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delText xml:space="preserve">)</w:delText>
        </w:r>
      </w:de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3599853515625" w:line="240" w:lineRule="auto"/>
        <w:ind w:left="0" w:right="49.249267578125" w:firstLine="0"/>
        <w:jc w:val="righ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5</w:t>
      </w:r>
      <w:r w:rsidDel="00000000" w:rsidR="00000000" w:rsidRPr="00000000">
        <w:rPr>
          <w:rtl w:val="0"/>
        </w:rPr>
      </w:r>
    </w:p>
    <w:sectPr>
      <w:pgSz w:h="15840" w:w="12240" w:orient="portrait"/>
      <w:pgMar w:bottom="808.800048828125" w:top="1419.200439453125" w:left="1430" w:right="1399.497070312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Lancaster" w:id="0" w:date="2025-04-13T19:49:0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@saydjari@gmail.com perhaps we should define "affiliates of RIIS" here, which would include Fellows, Associates, Council, staff extra, and then use that throughout the document? that would make it easier to refer to the greater group - because technically there might be affiliates who are not Fellows or Associates that we do wish to cover in the CoC?</w:t>
      </w:r>
    </w:p>
  </w:comment>
  <w:comment w:author="Rami Saydjari" w:id="1" w:date="2025-04-13T19:57:36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perhaps just define "members" as inclkuding Fellows and Associates (avoiding the term affiliates)</w:t>
      </w:r>
    </w:p>
  </w:comment>
  <w:comment w:author="Alex Lancaster" w:id="2" w:date="2025-04-13T19:59:43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that's another way - but I do recall we had some discussion about whether we should use member or affiliates in the by-laws document as well.  we should use whatever language we used there</w:t>
      </w:r>
    </w:p>
  </w:comment>
  <w:comment w:author="Alex Lancaster" w:id="3" w:date="2025-04-13T20:08:06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probably refine and define what this contact list is and make it consistent with whatever else we have in the membership policy and/or by-laws.  also initially there will be no WGs or co-leads, so maybe needs to be the Council (or their designated representatives)</w:t>
      </w:r>
    </w:p>
  </w:comment>
  <w:comment w:author="Alex Lancaster" w:id="4" w:date="2025-04-13T20:13:10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duplication here with an almost identical section at the end, delete this one and incorporate anything missed into the one at the end?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40.47607421875" w:line="240" w:lineRule="auto"/>
      <w:ind w:left="41.60003662109375" w:firstLine="0"/>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80" w:before="290.399169921875" w:line="272.61817932128906" w:lineRule="auto"/>
      <w:ind w:left="13.9599609375" w:right="125.704345703125" w:firstLine="12.100067138671875"/>
    </w:pPr>
    <w:rPr>
      <w:rFonts w:ascii="Times New Roman" w:cs="Times New Roman" w:eastAsia="Times New Roman" w:hAnsi="Times New Roman"/>
      <w:b w:val="1"/>
      <w:sz w:val="24"/>
      <w:szCs w:val="24"/>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120" w:before="480" w:line="286.3773822784424" w:lineRule="auto"/>
      <w:ind w:left="1046.611328125" w:right="988.41064453125" w:firstLine="0"/>
      <w:jc w:val="center"/>
    </w:pPr>
    <w:rPr>
      <w:rFonts w:ascii="Times New Roman" w:cs="Times New Roman" w:eastAsia="Times New Roman" w:hAnsi="Times New Roman"/>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riis.councilor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